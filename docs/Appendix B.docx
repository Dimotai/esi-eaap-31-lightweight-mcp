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A3FEE" w:rsidR="00EA3FEE" w:rsidP="00EA3FEE" w:rsidRDefault="00EA3FEE" w14:paraId="1B5DE43C" w14:textId="7D8AFDB0">
      <w:pPr>
        <w:jc w:val="center"/>
        <w:rPr>
          <w:b/>
          <w:bCs/>
        </w:rPr>
      </w:pPr>
      <w:r w:rsidRPr="00EA3FEE">
        <w:rPr>
          <w:b/>
          <w:bCs/>
        </w:rPr>
        <w:t>Appendix B</w:t>
      </w:r>
    </w:p>
    <w:p w:rsidR="00EA3FEE" w:rsidP="00EA3FEE" w:rsidRDefault="00EA3FEE" w14:paraId="18D10BFC" w14:textId="77777777"/>
    <w:p w:rsidR="00EA3FEE" w:rsidP="00EA3FEE" w:rsidRDefault="00EA3FEE" w14:paraId="2DC6DB1B" w14:textId="7C09A377">
      <w:r>
        <w:t>ESI Core Values</w:t>
      </w:r>
    </w:p>
    <w:p w:rsidR="00EA3FEE" w:rsidP="00EA3FEE" w:rsidRDefault="00EA3FEE" w14:paraId="14941E75" w14:textId="77777777"/>
    <w:p w:rsidR="00EA3FEE" w:rsidP="00EA3FEE" w:rsidRDefault="00EA3FEE" w14:paraId="62D51828" w14:textId="40D05D32">
      <w:r>
        <w:t>1. Integrity</w:t>
      </w:r>
      <w:r>
        <w:tab/>
      </w:r>
    </w:p>
    <w:p w:rsidR="00EA3FEE" w:rsidP="00EA3FEE" w:rsidRDefault="00EA3FEE" w14:paraId="240CAD5F" w14:textId="19D8F753">
      <w:pPr>
        <w:rPr>
          <w:ins w:author="Amy Malcolm" w:date="2024-01-24T16:43:33.812Z" w:id="140961090"/>
        </w:rPr>
      </w:pPr>
      <w:r w:rsidR="2BCA73B2">
        <w:rPr/>
        <w:t xml:space="preserve">True success means that our daily efforts to provide quality services and solutions to our </w:t>
      </w:r>
      <w:proofErr w:type="gramStart"/>
      <w:r w:rsidR="2BCA73B2">
        <w:rPr/>
        <w:t>Federal</w:t>
      </w:r>
      <w:proofErr w:type="gramEnd"/>
      <w:r w:rsidR="2BCA73B2">
        <w:rPr/>
        <w:t xml:space="preserve"> clients are achieved within a commitment to do so with the utmost integrity. Integrity comes when we gain the confidence and trust of others through principled leadership, honesty, sound business ethics, authenticity, and follow-through on all commitments.</w:t>
      </w:r>
      <w:ins w:author="Amy Malcolm" w:date="2024-01-24T16:43:30.482Z" w:id="2056448443">
        <w:r w:rsidR="2BCA73B2">
          <w:t xml:space="preserve"> </w:t>
        </w:r>
      </w:ins>
    </w:p>
    <w:p w:rsidR="2BCA73B2" w:rsidP="2BCA73B2" w:rsidRDefault="2BCA73B2" w14:paraId="3074F21B" w14:textId="422162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ins w:author="Amy Malcolm" w:date="2024-01-24T16:44:01.131Z" w:id="1932035214">
        <w:r w:rsidRPr="2BCA73B2" w:rsidR="2BCA7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Our success stems from our unwavering commitment to integrity. We set out to deliver exceptional services and solutions to our </w:t>
        </w:r>
        <w:r w:rsidRPr="2BCA73B2" w:rsidR="2BCA7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Federal</w:t>
        </w:r>
        <w:r w:rsidRPr="2BCA73B2" w:rsidR="2BCA7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clients, and we are guided by the highest standards. We stand firmly behind our work and acknowledge that trust is the cornerstone of lasting partnerships.</w:t>
        </w:r>
      </w:ins>
    </w:p>
    <w:p w:rsidR="00EA3FEE" w:rsidP="00EA3FEE" w:rsidRDefault="00EA3FEE" w14:paraId="1563CC23" w14:textId="77777777"/>
    <w:p w:rsidR="00EA3FEE" w:rsidP="18D02C83" w:rsidRDefault="00EA3FEE" w14:paraId="4A6840EE" w14:textId="4E9ADFD5">
      <w:pPr>
        <w:pStyle w:val="Normal"/>
      </w:pPr>
      <w:r w:rsidR="18D02C83">
        <w:rPr/>
        <w:t>2. Collaboration</w:t>
      </w:r>
      <w:r>
        <w:tab/>
      </w:r>
    </w:p>
    <w:p w:rsidR="00EA3FEE" w:rsidP="00EA3FEE" w:rsidRDefault="00EA3FEE" w14:paraId="5E625567" w14:textId="34F2A15C">
      <w:r w:rsidR="18D02C83">
        <w:rPr/>
        <w:t>Our goal is to do great things...together! Collaboration encourages working together for the good of our clients and our company.</w:t>
      </w:r>
    </w:p>
    <w:p w:rsidR="00EA3FEE" w:rsidP="00EA3FEE" w:rsidRDefault="00EA3FEE" w14:textId="77777777" w14:paraId="2903E8F7"/>
    <w:p w:rsidR="00EA3FEE" w:rsidP="00EA3FEE" w:rsidRDefault="00EA3FEE" w14:paraId="5665AA79" w14:textId="79F43272">
      <w:r w:rsidR="18D02C83">
        <w:rPr/>
        <w:t>Employees reflect this core value best when they promote and foster an environment for honest and open discussion of ideas and issues; work effectively with others across their team and the organization they support to achieve goals and objectives, and credit others for their contributions and accomplishments.</w:t>
      </w:r>
      <w:r w:rsidR="18D02C83">
        <w:rPr/>
        <w:t xml:space="preserve"> </w:t>
      </w:r>
    </w:p>
    <w:p w:rsidR="00EA3FEE" w:rsidP="18D02C83" w:rsidRDefault="00EA3FEE" w14:paraId="0A892F46" w14:textId="3407E5C3">
      <w:pPr>
        <w:rPr>
          <w:del w:author="Amy Malcolm" w:date="2024-01-25T16:50:07.224Z" w:id="265418109"/>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ins w:author="Amy Malcolm" w:date="2024-01-25T16:49:43.941Z" w:id="50149351">
        <w:r w:rsidRPr="18D02C83" w:rsidR="18D02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Our goal is to do great things together! We achieve remarkable results through a spirit of collaboration within our team and in partnership with our clients. Collaboration is not just a concept; it is the essence of how we operate, working in harmony to benefit our clients and strengthen the foundation of our company.</w:t>
        </w:r>
      </w:ins>
      <w:commentRangeStart w:id="549044247"/>
      <w:commentRangeEnd w:id="549044247"/>
      <w:r>
        <w:rPr>
          <w:rStyle w:val="CommentReference"/>
        </w:rPr>
        <w:commentReference w:id="549044247"/>
      </w:r>
    </w:p>
    <w:p w:rsidR="00EA3FEE" w:rsidP="00EA3FEE" w:rsidRDefault="00EA3FEE" w14:paraId="055C38BC" w14:textId="26A9B770"/>
    <w:p w:rsidR="00EA3FEE" w:rsidP="00EA3FEE" w:rsidRDefault="00EA3FEE" w14:paraId="4531F90F" w14:textId="7C22871C">
      <w:r w:rsidR="18D02C83">
        <w:rPr/>
        <w:t>3. Innovation</w:t>
      </w:r>
      <w:r>
        <w:tab/>
      </w:r>
    </w:p>
    <w:p w:rsidR="00EA3FEE" w:rsidP="00EA3FEE" w:rsidRDefault="00EA3FEE" w14:paraId="2C13CD4D" w14:textId="408CC5C8">
      <w:pPr>
        <w:rPr>
          <w:ins w:author="Amy Malcolm" w:date="2024-01-25T16:49:54.905Z" w:id="143554413"/>
        </w:rPr>
      </w:pPr>
      <w:r w:rsidR="18D02C83">
        <w:rPr/>
        <w:t>Technology is constantly improving, and so should we! For our own professional development, and for the services we provide our clients, becoming a better version of ourselves is critically important. Our people are always learning, growing, improving and innovating as they adapt to the ever-changing business and technology landscape, while daily championing new ideas, approaches, and initiatives to solving problems and delivering increased value to our clients.</w:t>
      </w:r>
    </w:p>
    <w:p w:rsidR="18D02C83" w:rsidP="18D02C83" w:rsidRDefault="18D02C83" w14:paraId="119FBB18" w14:textId="13E74FC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ins w:author="Amy Malcolm" w:date="2024-01-25T16:49:55.754Z" w:id="1504728418">
        <w:r w:rsidRPr="18D02C83" w:rsidR="18D02C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dynamic world of technology, we recognize that innovation is a necessity. Our team continually pursues self-improvement, pushes boundaries, and seeks new ideas. We are committed to staying at the forefront of the ever-changing IT landscape, ensuring our solutions are effective and impactful.</w:t>
        </w:r>
      </w:ins>
    </w:p>
    <w:p w:rsidR="18D02C83" w:rsidP="18D02C83" w:rsidRDefault="18D02C83" w14:paraId="49DDECAD" w14:textId="13EFC220">
      <w:pPr>
        <w:pStyle w:val="Normal"/>
      </w:pPr>
    </w:p>
    <w:p w:rsidR="00EA3FEE" w:rsidP="00EA3FEE" w:rsidRDefault="00EA3FEE" w14:paraId="13527332" w14:textId="77777777">
      <w:r>
        <w:t>4. Humility</w:t>
      </w:r>
      <w:r>
        <w:tab/>
      </w:r>
    </w:p>
    <w:p w:rsidR="00EA3FEE" w:rsidP="00EA3FEE" w:rsidRDefault="00EA3FEE" w14:paraId="5D1A06CD" w14:textId="77777777" w14:noSpellErr="1">
      <w:pPr>
        <w:rPr>
          <w:ins w:author="Amy Malcolm" w:date="2024-01-24T16:45:16.327Z" w:id="1138124324"/>
        </w:rPr>
      </w:pPr>
      <w:r w:rsidR="2BCA73B2">
        <w:rPr/>
        <w:t xml:space="preserve">Humility is the quality of being humble. Because humble people acknowledge their own personal limitations, they are better positioned to value the contributions and talents of others, </w:t>
      </w:r>
      <w:r w:rsidR="2BCA73B2">
        <w:rPr/>
        <w:t>and also</w:t>
      </w:r>
      <w:r w:rsidR="2BCA73B2">
        <w:rPr/>
        <w:t xml:space="preserve"> seek to learn and grow themselves. Teamwork and collaboration will thrive in an atmosphere of humility, enabling our teams to work more effectively and consistently deliver what we promise to our clients.</w:t>
      </w:r>
    </w:p>
    <w:p w:rsidR="2BCA73B2" w:rsidP="2BCA73B2" w:rsidRDefault="2BCA73B2" w14:paraId="6B858FB1" w14:textId="5FBDA21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ins w:author="Amy Malcolm" w:date="2024-01-24T16:45:16.868Z" w:id="1022541309">
        <w:r w:rsidRPr="2BCA73B2" w:rsidR="2BCA7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believe that embracing humility is vital to achieving successful teamwork and collaboration. Recognizing and acknowledging our personal limitations is a foundation upon which we build a culture of continuous learning, growth, and appreciation for the diverse talents and contributions of others.</w:t>
        </w:r>
      </w:ins>
    </w:p>
    <w:p w:rsidR="00EA3FEE" w:rsidP="00EA3FEE" w:rsidRDefault="00EA3FEE" w14:paraId="4A83C4CF" w14:textId="77777777"/>
    <w:p w:rsidR="00EA3FEE" w:rsidP="00EA3FEE" w:rsidRDefault="00EA3FEE" w14:paraId="00726D21" w14:textId="1161396F">
      <w:r>
        <w:tab/>
      </w:r>
    </w:p>
    <w:p w:rsidR="00EA3FEE" w:rsidP="00EA3FEE" w:rsidRDefault="00EA3FEE" w14:paraId="40D14954" w14:textId="77777777">
      <w:r>
        <w:t>Competencies</w:t>
      </w:r>
      <w:r>
        <w:tab/>
      </w:r>
      <w:r>
        <w:tab/>
      </w:r>
    </w:p>
    <w:p w:rsidR="00EA3FEE" w:rsidP="00EA3FEE" w:rsidRDefault="00EA3FEE" w14:paraId="16D974A1" w14:textId="7D8D8F74">
      <w:r>
        <w:t>7 Habits</w:t>
      </w:r>
      <w:r>
        <w:t xml:space="preserve"> </w:t>
      </w:r>
      <w:proofErr w:type="gramStart"/>
      <w:r>
        <w:t>Of</w:t>
      </w:r>
      <w:proofErr w:type="gramEnd"/>
      <w:r>
        <w:t xml:space="preserve"> Highly Effective People</w:t>
      </w:r>
    </w:p>
    <w:p w:rsidR="00EA3FEE" w:rsidP="00EA3FEE" w:rsidRDefault="00EA3FEE" w14:paraId="40E071D9" w14:textId="77777777"/>
    <w:p w:rsidR="00EA3FEE" w:rsidP="00EA3FEE" w:rsidRDefault="00EA3FEE" w14:paraId="07FD4FC7" w14:textId="77777777">
      <w:r>
        <w:t>Habit 1: Be Proactive</w:t>
      </w:r>
      <w:r>
        <w:tab/>
      </w:r>
    </w:p>
    <w:p w:rsidR="00EA3FEE" w:rsidP="00EA3FEE" w:rsidRDefault="00EA3FEE" w14:paraId="1BEA278A" w14:textId="77777777">
      <w:r>
        <w:t>Being proactive means that you regularly choose to thoughtfully respond to circumstances and situations by taking responsibility for your behavior, actions, and results rather than focusing on things outside of your control or influence.</w:t>
      </w:r>
    </w:p>
    <w:p w:rsidR="00EA3FEE" w:rsidP="00EA3FEE" w:rsidRDefault="00EA3FEE" w14:paraId="2AD684AA" w14:textId="77777777"/>
    <w:p w:rsidR="00EA3FEE" w:rsidP="00EA3FEE" w:rsidRDefault="00EA3FEE" w14:paraId="26027720" w14:textId="7D7C7662">
      <w:r>
        <w:t xml:space="preserve">Habit 2: Begin </w:t>
      </w:r>
      <w:proofErr w:type="gramStart"/>
      <w:r>
        <w:t>With</w:t>
      </w:r>
      <w:proofErr w:type="gramEnd"/>
      <w:r>
        <w:t xml:space="preserve"> the End in Mind</w:t>
      </w:r>
      <w:r>
        <w:tab/>
      </w:r>
    </w:p>
    <w:p w:rsidR="00EA3FEE" w:rsidP="00EA3FEE" w:rsidRDefault="00EA3FEE" w14:paraId="47A0DF44" w14:textId="77777777">
      <w:r>
        <w:lastRenderedPageBreak/>
        <w:t>Beginning with the end in mind is based on the principles of vision, commitment, and purpose. Being successful in this habit means that you regularly seek to start projects, assignments and/or deliverables with as clear an understanding of what you are trying to achieve as possible.</w:t>
      </w:r>
    </w:p>
    <w:p w:rsidR="00EA3FEE" w:rsidP="00EA3FEE" w:rsidRDefault="00EA3FEE" w14:paraId="01A208FA" w14:textId="77777777"/>
    <w:p w:rsidR="00EA3FEE" w:rsidP="00EA3FEE" w:rsidRDefault="00EA3FEE" w14:paraId="5D4E0669" w14:textId="77777777">
      <w:r>
        <w:t>Habit 3: Put First Things First</w:t>
      </w:r>
      <w:r>
        <w:tab/>
      </w:r>
    </w:p>
    <w:p w:rsidR="00EA3FEE" w:rsidP="00EA3FEE" w:rsidRDefault="00EA3FEE" w14:paraId="1558C4E3" w14:textId="77777777">
      <w:r>
        <w:t>Putting first things first means regularly prioritizing and achieving our most important goals instead of constantly reacting to urgencies or spending too much time on unimportant tasks.</w:t>
      </w:r>
    </w:p>
    <w:p w:rsidR="00EA3FEE" w:rsidP="00EA3FEE" w:rsidRDefault="00EA3FEE" w14:paraId="0985EAAC" w14:textId="77777777"/>
    <w:p w:rsidR="00EA3FEE" w:rsidP="00EA3FEE" w:rsidRDefault="00EA3FEE" w14:paraId="31B0CBDD" w14:textId="77777777">
      <w:r>
        <w:t>Habit 4: Think Win-Win</w:t>
      </w:r>
      <w:r>
        <w:tab/>
      </w:r>
    </w:p>
    <w:p w:rsidR="00EA3FEE" w:rsidP="00EA3FEE" w:rsidRDefault="00EA3FEE" w14:paraId="6689982D" w14:textId="77777777">
      <w:r>
        <w:t>True and effective collaboration is the result of building high-trust relationships that focus on achieving mutual benefit among the participants of the team and recipients of their work.</w:t>
      </w:r>
    </w:p>
    <w:p w:rsidR="00EA3FEE" w:rsidP="00EA3FEE" w:rsidRDefault="00EA3FEE" w14:paraId="479FEDB5" w14:textId="77777777"/>
    <w:p w:rsidR="00EA3FEE" w:rsidP="00EA3FEE" w:rsidRDefault="00EA3FEE" w14:paraId="01F53C6F" w14:textId="77777777">
      <w:r>
        <w:t>Habit 5: Seek First to Understand, Then to Be Understood</w:t>
      </w:r>
      <w:r>
        <w:tab/>
      </w:r>
    </w:p>
    <w:p w:rsidR="00EA3FEE" w:rsidP="00EA3FEE" w:rsidRDefault="00EA3FEE" w14:paraId="381C0D45" w14:textId="77777777">
      <w:r>
        <w:t>Effective teams work well together when they can influence one another by developing a deeper understanding of one another’s needs and perspectives.</w:t>
      </w:r>
    </w:p>
    <w:p w:rsidR="00EA3FEE" w:rsidP="00EA3FEE" w:rsidRDefault="00EA3FEE" w14:paraId="2735EA95" w14:textId="77777777"/>
    <w:p w:rsidR="00EA3FEE" w:rsidP="00EA3FEE" w:rsidRDefault="00EA3FEE" w14:paraId="3F4FDB64" w14:textId="77777777">
      <w:r>
        <w:t>Habit 6: Synergize</w:t>
      </w:r>
      <w:r>
        <w:tab/>
      </w:r>
    </w:p>
    <w:p w:rsidR="00EA3FEE" w:rsidP="00EA3FEE" w:rsidRDefault="00EA3FEE" w14:paraId="75A05DAC" w14:textId="77777777">
      <w:r>
        <w:t>Teams are more effective when they strive to develop innovative solutions that leverage diversity of ideas and satisfy all key stakeholders.</w:t>
      </w:r>
    </w:p>
    <w:p w:rsidR="00EA3FEE" w:rsidP="00EA3FEE" w:rsidRDefault="00EA3FEE" w14:paraId="2436813A" w14:textId="77777777"/>
    <w:p w:rsidR="00EA3FEE" w:rsidP="00EA3FEE" w:rsidRDefault="00EA3FEE" w14:paraId="3993E6B0" w14:textId="77777777">
      <w:r>
        <w:t>Habit 7: Sharpen the Saw</w:t>
      </w:r>
      <w:r>
        <w:tab/>
      </w:r>
    </w:p>
    <w:p w:rsidR="00EA3FEE" w:rsidP="00EA3FEE" w:rsidRDefault="00EA3FEE" w14:paraId="7A05AF92" w14:textId="77777777">
      <w:r>
        <w:t xml:space="preserve">Continuous improvement is not just for processes, it’s also for people! To continue to be effective we should work to increase our overall motivation, </w:t>
      </w:r>
      <w:proofErr w:type="gramStart"/>
      <w:r>
        <w:t>energy</w:t>
      </w:r>
      <w:proofErr w:type="gramEnd"/>
      <w:r>
        <w:t xml:space="preserve"> and work/life balance by prioritizing and making time for activities that renew them.</w:t>
      </w:r>
    </w:p>
    <w:p w:rsidR="00EA3FEE" w:rsidP="00EA3FEE" w:rsidRDefault="00EA3FEE" w14:paraId="472D78BD" w14:textId="77777777"/>
    <w:p w:rsidR="00EA3FEE" w:rsidP="00EA3FEE" w:rsidRDefault="00EA3FEE" w14:paraId="367DB883" w14:textId="77777777">
      <w:r>
        <w:t xml:space="preserve"> </w:t>
      </w:r>
    </w:p>
    <w:p w:rsidR="00EA3FEE" w:rsidP="00EA3FEE" w:rsidRDefault="00EA3FEE" w14:paraId="282426DF" w14:textId="4F7BF1CC">
      <w:r>
        <w:t>Client-facing</w:t>
      </w:r>
      <w:r>
        <w:t xml:space="preserve"> </w:t>
      </w:r>
      <w:r>
        <w:t>Competencies</w:t>
      </w:r>
    </w:p>
    <w:p w:rsidR="00EA3FEE" w:rsidP="00EA3FEE" w:rsidRDefault="00EA3FEE" w14:paraId="226CE717" w14:textId="77777777"/>
    <w:p w:rsidR="00EA3FEE" w:rsidP="00EA3FEE" w:rsidRDefault="00EA3FEE" w14:paraId="761BBE74" w14:textId="7E41DC5E">
      <w:r>
        <w:t xml:space="preserve">1. </w:t>
      </w:r>
      <w:r>
        <w:t>Adaptable</w:t>
      </w:r>
      <w:r>
        <w:tab/>
      </w:r>
    </w:p>
    <w:p w:rsidR="00EA3FEE" w:rsidP="00EA3FEE" w:rsidRDefault="00EA3FEE" w14:paraId="2166656C" w14:textId="77777777">
      <w:r>
        <w:t>Responds resourcefully, flexibly, and positively when faced with new challenges and demands. Moves forward productively under conditions of change or uncertainty. Actively develops one’s skills and capabilities to enhance performance and achieve personal and organizational success.</w:t>
      </w:r>
    </w:p>
    <w:p w:rsidR="00EA3FEE" w:rsidP="00EA3FEE" w:rsidRDefault="00EA3FEE" w14:paraId="704DAEAF" w14:textId="77777777"/>
    <w:p w:rsidR="00EA3FEE" w:rsidP="00EA3FEE" w:rsidRDefault="00EA3FEE" w14:paraId="0D6FD6F8" w14:textId="5ED1645A">
      <w:r>
        <w:t>2</w:t>
      </w:r>
      <w:r>
        <w:t xml:space="preserve">. </w:t>
      </w:r>
      <w:r>
        <w:t>Influencer</w:t>
      </w:r>
      <w:r>
        <w:tab/>
      </w:r>
    </w:p>
    <w:p w:rsidR="00EA3FEE" w:rsidP="00EA3FEE" w:rsidRDefault="00EA3FEE" w14:paraId="1696B0C7" w14:textId="77777777">
      <w:r>
        <w:t xml:space="preserve">Influences and motivates others, clearly communicates appropriate information on how team members can contribute to the goals of the </w:t>
      </w:r>
      <w:proofErr w:type="gramStart"/>
      <w:r>
        <w:t>organization, and</w:t>
      </w:r>
      <w:proofErr w:type="gramEnd"/>
      <w:r>
        <w:t xml:space="preserve"> articulates a compelling position. Positions and explains ideas and proposals in ways that get support from others.</w:t>
      </w:r>
    </w:p>
    <w:p w:rsidR="00EA3FEE" w:rsidP="00EA3FEE" w:rsidRDefault="00EA3FEE" w14:paraId="2E087D1D" w14:textId="77777777"/>
    <w:p w:rsidR="00EA3FEE" w:rsidP="00EA3FEE" w:rsidRDefault="00EA3FEE" w14:paraId="68EF2451" w14:textId="2C440840">
      <w:r>
        <w:t>3</w:t>
      </w:r>
      <w:r>
        <w:t xml:space="preserve">. </w:t>
      </w:r>
      <w:r>
        <w:t>Effective Communicator</w:t>
      </w:r>
      <w:r>
        <w:tab/>
      </w:r>
    </w:p>
    <w:p w:rsidR="00EA3FEE" w:rsidP="00EA3FEE" w:rsidRDefault="00EA3FEE" w14:paraId="395129B1" w14:textId="77777777">
      <w:r>
        <w:t>Prepares and delivers clear, concise, accurate, effective, and persuasive written and verbal material/messages. Attentively and accurately listens to others. Promotes a free and timely flow of high-quality information between self and others and across the organization; encourages the open expression of ideas and opinions.</w:t>
      </w:r>
    </w:p>
    <w:p w:rsidR="00EA3FEE" w:rsidP="00EA3FEE" w:rsidRDefault="00EA3FEE" w14:paraId="79B94536" w14:textId="77777777"/>
    <w:p w:rsidR="00EA3FEE" w:rsidP="00EA3FEE" w:rsidRDefault="00EA3FEE" w14:paraId="24CAE561" w14:textId="40C339DB">
      <w:r>
        <w:lastRenderedPageBreak/>
        <w:t>4</w:t>
      </w:r>
      <w:r>
        <w:t xml:space="preserve">. </w:t>
      </w:r>
      <w:r>
        <w:t>Solutions-oriented</w:t>
      </w:r>
      <w:r>
        <w:tab/>
      </w:r>
    </w:p>
    <w:p w:rsidR="00EA3FEE" w:rsidP="00EA3FEE" w:rsidRDefault="00EA3FEE" w14:paraId="16CE7E5A" w14:textId="77777777">
      <w:r>
        <w:t xml:space="preserve">Able to understand and apply effective technical solutions to the needs/requirements of the project/client. In doing so, creates and delivers customer-centered solutions that meet as many aspects of desired customer experiences, products, and services as possible. Strives to provide customer-centered solutions that go beyond existing customer requirements. Identifies opportunities that will benefit the customer and create value-added </w:t>
      </w:r>
      <w:proofErr w:type="gramStart"/>
      <w:r>
        <w:t>services, and</w:t>
      </w:r>
      <w:proofErr w:type="gramEnd"/>
      <w:r>
        <w:t xml:space="preserve"> works in partnership with the customer to drive the project forward.</w:t>
      </w:r>
    </w:p>
    <w:p w:rsidR="00EA3FEE" w:rsidP="00EA3FEE" w:rsidRDefault="00EA3FEE" w14:paraId="0AD1FA72" w14:textId="77777777"/>
    <w:p w:rsidR="00EA3FEE" w:rsidP="00EA3FEE" w:rsidRDefault="00EA3FEE" w14:paraId="46DB4604" w14:textId="795AA3DC">
      <w:r>
        <w:t>5</w:t>
      </w:r>
      <w:r>
        <w:t xml:space="preserve">. </w:t>
      </w:r>
      <w:r>
        <w:t>Technically Skilled</w:t>
      </w:r>
      <w:r>
        <w:tab/>
      </w:r>
    </w:p>
    <w:p w:rsidR="00EA3FEE" w:rsidP="00EA3FEE" w:rsidRDefault="00EA3FEE" w14:paraId="6519F0BA" w14:textId="77777777">
      <w:r>
        <w:t xml:space="preserve">Based on the level of experience, </w:t>
      </w:r>
      <w:proofErr w:type="gramStart"/>
      <w:r>
        <w:t>understands</w:t>
      </w:r>
      <w:proofErr w:type="gramEnd"/>
      <w:r>
        <w:t xml:space="preserve"> and effectively utilizes the technical environment (software products, tools and resources) which they work with. This may include programming languages, test tools, communications platforms, project management software, and the like. </w:t>
      </w:r>
    </w:p>
    <w:p w:rsidR="00EA3FEE" w:rsidP="00EA3FEE" w:rsidRDefault="00EA3FEE" w14:paraId="2F34F147" w14:textId="77777777"/>
    <w:p w:rsidR="00EA3FEE" w:rsidP="00EA3FEE" w:rsidRDefault="00EA3FEE" w14:paraId="4067B7F1" w14:textId="33C1489B">
      <w:r>
        <w:t>6</w:t>
      </w:r>
      <w:r>
        <w:t xml:space="preserve">. </w:t>
      </w:r>
      <w:r>
        <w:t>Quality and Quantity of Work</w:t>
      </w:r>
      <w:r>
        <w:tab/>
      </w:r>
    </w:p>
    <w:p w:rsidR="00EA3FEE" w:rsidP="00EA3FEE" w:rsidRDefault="00EA3FEE" w14:paraId="6608722A" w14:textId="77777777">
      <w:r>
        <w:t xml:space="preserve">Able to regularly produce technical deliverables without error and free from defects or unnecessary rework. Where errors or rework do occur, is able to learn from those mistakes and eliminate making the same mistake twice. </w:t>
      </w:r>
    </w:p>
    <w:p w:rsidR="00EA3FEE" w:rsidRDefault="00EA3FEE" w14:paraId="1521A25C" w14:textId="77777777"/>
    <w:sectPr w:rsidR="00EA3FEE">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AM" w:author="Amy Malcolm" w:date="2024-01-25T11:50:55" w:id="549044247">
    <w:p w:rsidR="18D02C83" w:rsidRDefault="18D02C83" w14:paraId="6A206249" w14:textId="0A0B611D">
      <w:pPr>
        <w:pStyle w:val="CommentText"/>
      </w:pPr>
      <w:r w:rsidR="18D02C83">
        <w:rPr/>
        <w:t>what is in red are the updated 4 Core Values as seen on our website and in our EE Handbook</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A20624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02B14F" w16cex:dateUtc="2024-01-25T16:50:55.922Z"/>
</w16cex:commentsExtensible>
</file>

<file path=word/commentsIds.xml><?xml version="1.0" encoding="utf-8"?>
<w16cid:commentsIds xmlns:mc="http://schemas.openxmlformats.org/markup-compatibility/2006" xmlns:w16cid="http://schemas.microsoft.com/office/word/2016/wordml/cid" mc:Ignorable="w16cid">
  <w16cid:commentId w16cid:paraId="6A206249" w16cid:durableId="6E02B1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8E5389"/>
    <w:multiLevelType w:val="hybridMultilevel"/>
    <w:tmpl w:val="CE4A8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908506">
    <w:abstractNumId w:val="0"/>
  </w:num>
</w:numbering>
</file>

<file path=word/people.xml><?xml version="1.0" encoding="utf-8"?>
<w15:people xmlns:mc="http://schemas.openxmlformats.org/markup-compatibility/2006" xmlns:w15="http://schemas.microsoft.com/office/word/2012/wordml" mc:Ignorable="w15">
  <w15:person w15:author="Amy Malcolm">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EE"/>
    <w:rsid w:val="00657BCA"/>
    <w:rsid w:val="00EA3FEE"/>
    <w:rsid w:val="18D02C83"/>
    <w:rsid w:val="2BCA7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28105"/>
  <w15:chartTrackingRefBased/>
  <w15:docId w15:val="{7E754022-E529-F044-B64B-633F52A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F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432191">
      <w:bodyDiv w:val="1"/>
      <w:marLeft w:val="0"/>
      <w:marRight w:val="0"/>
      <w:marTop w:val="0"/>
      <w:marBottom w:val="0"/>
      <w:divBdr>
        <w:top w:val="none" w:sz="0" w:space="0" w:color="auto"/>
        <w:left w:val="none" w:sz="0" w:space="0" w:color="auto"/>
        <w:bottom w:val="none" w:sz="0" w:space="0" w:color="auto"/>
        <w:right w:val="none" w:sz="0" w:space="0" w:color="auto"/>
      </w:divBdr>
      <w:divsChild>
        <w:div w:id="1376613384">
          <w:marLeft w:val="0"/>
          <w:marRight w:val="0"/>
          <w:marTop w:val="0"/>
          <w:marBottom w:val="0"/>
          <w:divBdr>
            <w:top w:val="none" w:sz="0" w:space="0" w:color="auto"/>
            <w:left w:val="none" w:sz="0" w:space="0" w:color="auto"/>
            <w:bottom w:val="none" w:sz="0" w:space="0" w:color="auto"/>
            <w:right w:val="none" w:sz="0" w:space="0" w:color="auto"/>
          </w:divBdr>
          <w:divsChild>
            <w:div w:id="466901074">
              <w:marLeft w:val="0"/>
              <w:marRight w:val="0"/>
              <w:marTop w:val="0"/>
              <w:marBottom w:val="0"/>
              <w:divBdr>
                <w:top w:val="none" w:sz="0" w:space="0" w:color="auto"/>
                <w:left w:val="none" w:sz="0" w:space="0" w:color="auto"/>
                <w:bottom w:val="none" w:sz="0" w:space="0" w:color="auto"/>
                <w:right w:val="none" w:sz="0" w:space="0" w:color="auto"/>
              </w:divBdr>
              <w:divsChild>
                <w:div w:id="1765153343">
                  <w:marLeft w:val="0"/>
                  <w:marRight w:val="0"/>
                  <w:marTop w:val="0"/>
                  <w:marBottom w:val="0"/>
                  <w:divBdr>
                    <w:top w:val="none" w:sz="0" w:space="0" w:color="auto"/>
                    <w:left w:val="none" w:sz="0" w:space="0" w:color="auto"/>
                    <w:bottom w:val="none" w:sz="0" w:space="0" w:color="auto"/>
                    <w:right w:val="none" w:sz="0" w:space="0" w:color="auto"/>
                  </w:divBdr>
                  <w:divsChild>
                    <w:div w:id="1785150129">
                      <w:marLeft w:val="0"/>
                      <w:marRight w:val="0"/>
                      <w:marTop w:val="0"/>
                      <w:marBottom w:val="0"/>
                      <w:divBdr>
                        <w:top w:val="none" w:sz="0" w:space="0" w:color="auto"/>
                        <w:left w:val="none" w:sz="0" w:space="0" w:color="auto"/>
                        <w:bottom w:val="none" w:sz="0" w:space="0" w:color="auto"/>
                        <w:right w:val="none" w:sz="0" w:space="0" w:color="auto"/>
                      </w:divBdr>
                      <w:divsChild>
                        <w:div w:id="18349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22556">
          <w:marLeft w:val="0"/>
          <w:marRight w:val="0"/>
          <w:marTop w:val="0"/>
          <w:marBottom w:val="0"/>
          <w:divBdr>
            <w:top w:val="none" w:sz="0" w:space="0" w:color="auto"/>
            <w:left w:val="none" w:sz="0" w:space="0" w:color="auto"/>
            <w:bottom w:val="none" w:sz="0" w:space="0" w:color="auto"/>
            <w:right w:val="none" w:sz="0" w:space="0" w:color="auto"/>
          </w:divBdr>
          <w:divsChild>
            <w:div w:id="1214537579">
              <w:marLeft w:val="0"/>
              <w:marRight w:val="0"/>
              <w:marTop w:val="0"/>
              <w:marBottom w:val="0"/>
              <w:divBdr>
                <w:top w:val="none" w:sz="0" w:space="0" w:color="auto"/>
                <w:left w:val="none" w:sz="0" w:space="0" w:color="auto"/>
                <w:bottom w:val="none" w:sz="0" w:space="0" w:color="auto"/>
                <w:right w:val="none" w:sz="0" w:space="0" w:color="auto"/>
              </w:divBdr>
              <w:divsChild>
                <w:div w:id="1416434170">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2014455646">
              <w:marLeft w:val="0"/>
              <w:marRight w:val="0"/>
              <w:marTop w:val="0"/>
              <w:marBottom w:val="0"/>
              <w:divBdr>
                <w:top w:val="none" w:sz="0" w:space="0" w:color="auto"/>
                <w:left w:val="none" w:sz="0" w:space="0" w:color="auto"/>
                <w:bottom w:val="none" w:sz="0" w:space="0" w:color="auto"/>
                <w:right w:val="none" w:sz="0" w:space="0" w:color="auto"/>
              </w:divBdr>
              <w:divsChild>
                <w:div w:id="6560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42052">
          <w:marLeft w:val="0"/>
          <w:marRight w:val="0"/>
          <w:marTop w:val="0"/>
          <w:marBottom w:val="0"/>
          <w:divBdr>
            <w:top w:val="none" w:sz="0" w:space="0" w:color="auto"/>
            <w:left w:val="none" w:sz="0" w:space="0" w:color="auto"/>
            <w:bottom w:val="none" w:sz="0" w:space="0" w:color="auto"/>
            <w:right w:val="none" w:sz="0" w:space="0" w:color="auto"/>
          </w:divBdr>
          <w:divsChild>
            <w:div w:id="228808552">
              <w:marLeft w:val="0"/>
              <w:marRight w:val="0"/>
              <w:marTop w:val="0"/>
              <w:marBottom w:val="0"/>
              <w:divBdr>
                <w:top w:val="none" w:sz="0" w:space="0" w:color="auto"/>
                <w:left w:val="none" w:sz="0" w:space="0" w:color="auto"/>
                <w:bottom w:val="none" w:sz="0" w:space="0" w:color="auto"/>
                <w:right w:val="none" w:sz="0" w:space="0" w:color="auto"/>
              </w:divBdr>
              <w:divsChild>
                <w:div w:id="147524237">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129136974">
              <w:marLeft w:val="0"/>
              <w:marRight w:val="0"/>
              <w:marTop w:val="0"/>
              <w:marBottom w:val="0"/>
              <w:divBdr>
                <w:top w:val="none" w:sz="0" w:space="0" w:color="auto"/>
                <w:left w:val="none" w:sz="0" w:space="0" w:color="auto"/>
                <w:bottom w:val="none" w:sz="0" w:space="0" w:color="auto"/>
                <w:right w:val="none" w:sz="0" w:space="0" w:color="auto"/>
              </w:divBdr>
              <w:divsChild>
                <w:div w:id="12502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89961b9612ad42ed" Type="http://schemas.microsoft.com/office/2011/relationships/commentsExtended" Target="commentsExtended.xml"/><Relationship Id="Rb48e7aa413ad499a" Type="http://schemas.openxmlformats.org/officeDocument/2006/relationships/comments" Target="comments.xml"/><Relationship Id="R0ad0e8e3c33b48c2" Type="http://schemas.microsoft.com/office/2018/08/relationships/commentsExtensible" Target="commentsExtensible.xml"/><Relationship Id="rId7" Type="http://schemas.openxmlformats.org/officeDocument/2006/relationships/customXml" Target="../customXml/item1.xml"/><Relationship Id="rId2" Type="http://schemas.openxmlformats.org/officeDocument/2006/relationships/styles" Target="styles.xml"/><Relationship Id="Rce33c7ad4a144f20" Type="http://schemas.microsoft.com/office/2016/09/relationships/commentsIds" Target="commentsId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e716121ecd0a4e43" Type="http://schemas.microsoft.com/office/2011/relationships/people" Target="peop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7C534C-9F03-4D33-A740-5B8075AC02BA}"/>
</file>

<file path=customXml/itemProps2.xml><?xml version="1.0" encoding="utf-8"?>
<ds:datastoreItem xmlns:ds="http://schemas.openxmlformats.org/officeDocument/2006/customXml" ds:itemID="{6E0DFFEF-BADB-4A86-A98F-636C77241BE5}"/>
</file>

<file path=customXml/itemProps3.xml><?xml version="1.0" encoding="utf-8"?>
<ds:datastoreItem xmlns:ds="http://schemas.openxmlformats.org/officeDocument/2006/customXml" ds:itemID="{05514BA7-4EE7-4C25-B31C-21F2A30E37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Ferleman</dc:creator>
  <cp:keywords/>
  <dc:description/>
  <cp:lastModifiedBy>Amy Malcolm</cp:lastModifiedBy>
  <cp:revision>3</cp:revision>
  <dcterms:created xsi:type="dcterms:W3CDTF">2023-07-27T18:14:00Z</dcterms:created>
  <dcterms:modified xsi:type="dcterms:W3CDTF">2024-01-25T16:50:56Z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